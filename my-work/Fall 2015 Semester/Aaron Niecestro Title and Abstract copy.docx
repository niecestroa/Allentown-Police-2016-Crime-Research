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866F32" w14:textId="35403760" w:rsidR="00BE76EC" w:rsidRDefault="00B04209">
      <w:bookmarkStart w:id="0" w:name="_GoBack"/>
      <w:bookmarkEnd w:id="0"/>
      <w:r>
        <w:t>T</w:t>
      </w:r>
      <w:r w:rsidR="00FE5949">
        <w:t xml:space="preserve">itle – </w:t>
      </w:r>
      <w:del w:id="1" w:author="Eugene" w:date="2016-09-22T10:14:00Z">
        <w:r w:rsidR="00CE6A06" w:rsidDel="00C34295">
          <w:delText xml:space="preserve">The Relationship of How </w:delText>
        </w:r>
        <w:r w:rsidR="00FE5949" w:rsidRPr="00FE5949" w:rsidDel="00C34295">
          <w:delText xml:space="preserve">Gender Makeup </w:delText>
        </w:r>
        <w:r w:rsidR="00CE6A06" w:rsidDel="00C34295">
          <w:delText>of Police Officers Effects Crimes</w:delText>
        </w:r>
      </w:del>
      <w:ins w:id="2" w:author="Eugene" w:date="2016-09-22T10:14:00Z">
        <w:r w:rsidR="00C34295">
          <w:t>Examining the Effects o</w:t>
        </w:r>
      </w:ins>
      <w:ins w:id="3" w:author="Eugene" w:date="2016-09-22T10:16:00Z">
        <w:r w:rsidR="00C34295">
          <w:t>f</w:t>
        </w:r>
      </w:ins>
      <w:ins w:id="4" w:author="Eugene" w:date="2016-09-22T10:14:00Z">
        <w:r w:rsidR="00C34295">
          <w:t xml:space="preserve"> Crime </w:t>
        </w:r>
      </w:ins>
      <w:ins w:id="5" w:author="Eugene" w:date="2016-09-22T10:16:00Z">
        <w:r w:rsidR="00C34295">
          <w:t xml:space="preserve">Composition </w:t>
        </w:r>
      </w:ins>
      <w:ins w:id="6" w:author="Eugene" w:date="2016-09-22T10:14:00Z">
        <w:r w:rsidR="00C34295">
          <w:t>by Gender Distribution among Law Enforcement Agencies</w:t>
        </w:r>
      </w:ins>
      <w:r w:rsidR="00CE6A06">
        <w:t xml:space="preserve"> </w:t>
      </w:r>
    </w:p>
    <w:p w14:paraId="52649C2B" w14:textId="77777777" w:rsidR="00FE5949" w:rsidRDefault="00FE5949"/>
    <w:p w14:paraId="78C7F0A3" w14:textId="77777777" w:rsidR="00FE5949" w:rsidRDefault="00FE5949">
      <w:r>
        <w:t>Abstract</w:t>
      </w:r>
    </w:p>
    <w:p w14:paraId="2967A74F" w14:textId="77777777" w:rsidR="00437345" w:rsidRDefault="00437345"/>
    <w:p w14:paraId="7CFFAB58" w14:textId="5338C9CE" w:rsidR="00FE5949" w:rsidRDefault="00AD6A6A">
      <w:r>
        <w:t>The purpose of this project is t</w:t>
      </w:r>
      <w:r w:rsidR="00CE6A06">
        <w:t xml:space="preserve">o </w:t>
      </w:r>
      <w:del w:id="7" w:author="Eugene" w:date="2016-09-22T10:16:00Z">
        <w:r w:rsidR="00CE6A06" w:rsidDel="00C34295">
          <w:delText xml:space="preserve">describe </w:delText>
        </w:r>
      </w:del>
      <w:ins w:id="8" w:author="Eugene" w:date="2016-09-22T10:16:00Z">
        <w:r w:rsidR="00C34295">
          <w:t xml:space="preserve">examine </w:t>
        </w:r>
      </w:ins>
      <w:r w:rsidR="00CE6A06">
        <w:t xml:space="preserve">the relationship of </w:t>
      </w:r>
      <w:del w:id="9" w:author="Eugene" w:date="2016-09-22T10:16:00Z">
        <w:r w:rsidR="00CE6A06" w:rsidDel="00C34295">
          <w:delText>how the sexual makeup of</w:delText>
        </w:r>
      </w:del>
      <w:ins w:id="10" w:author="Eugene" w:date="2016-09-22T10:16:00Z">
        <w:r w:rsidR="00C34295">
          <w:t>gender distribution among</w:t>
        </w:r>
      </w:ins>
      <w:r w:rsidR="00CE6A06">
        <w:t xml:space="preserve"> police officers </w:t>
      </w:r>
      <w:ins w:id="11" w:author="Eugene" w:date="2016-09-22T10:17:00Z">
        <w:r w:rsidR="00C34295">
          <w:t xml:space="preserve">and the potential </w:t>
        </w:r>
      </w:ins>
      <w:r w:rsidR="00CE6A06">
        <w:t xml:space="preserve">affects </w:t>
      </w:r>
      <w:ins w:id="12" w:author="Eugene" w:date="2016-09-22T10:17:00Z">
        <w:r w:rsidR="00C34295">
          <w:t xml:space="preserve">on </w:t>
        </w:r>
      </w:ins>
      <w:r w:rsidR="00CE6A06">
        <w:t xml:space="preserve">the </w:t>
      </w:r>
      <w:del w:id="13" w:author="Eugene" w:date="2016-09-22T10:17:00Z">
        <w:r w:rsidR="00CE6A06" w:rsidDel="00C34295">
          <w:delText>sexual makeup of different</w:delText>
        </w:r>
      </w:del>
      <w:ins w:id="14" w:author="Eugene" w:date="2016-09-22T10:17:00Z">
        <w:r w:rsidR="00C34295">
          <w:t>types of</w:t>
        </w:r>
      </w:ins>
      <w:r w:rsidR="00CE6A06">
        <w:t xml:space="preserve"> </w:t>
      </w:r>
      <w:del w:id="15" w:author="Eugene" w:date="2016-09-22T10:17:00Z">
        <w:r w:rsidR="00CE6A06" w:rsidDel="00C34295">
          <w:delText xml:space="preserve">crimes </w:delText>
        </w:r>
      </w:del>
      <w:ins w:id="16" w:author="Eugene" w:date="2016-09-22T10:17:00Z">
        <w:r w:rsidR="00C34295">
          <w:t xml:space="preserve">crime and the rates at which those crimes are </w:t>
        </w:r>
      </w:ins>
      <w:r w:rsidR="00CE6A06">
        <w:t xml:space="preserve">being committed. </w:t>
      </w:r>
      <w:r>
        <w:t xml:space="preserve">Is there a </w:t>
      </w:r>
      <w:r w:rsidR="00CE6A06">
        <w:t>correlation between male and female police officers and r</w:t>
      </w:r>
      <w:r>
        <w:t xml:space="preserve">eported female and male crimes? We </w:t>
      </w:r>
      <w:del w:id="17" w:author="Eugene" w:date="2016-09-22T10:18:00Z">
        <w:r w:rsidDel="00C34295">
          <w:delText>wish to</w:delText>
        </w:r>
      </w:del>
      <w:ins w:id="18" w:author="Eugene" w:date="2016-09-22T10:18:00Z">
        <w:r w:rsidR="00C34295">
          <w:t>will</w:t>
        </w:r>
      </w:ins>
      <w:r>
        <w:t xml:space="preserve"> </w:t>
      </w:r>
      <w:r w:rsidR="00CE6A06">
        <w:t xml:space="preserve">analyze if </w:t>
      </w:r>
      <w:ins w:id="19" w:author="Eugene" w:date="2016-09-22T10:19:00Z">
        <w:r w:rsidR="00C34295">
          <w:t>the judicial system,</w:t>
        </w:r>
      </w:ins>
      <w:ins w:id="20" w:author="Eugene" w:date="2016-09-22T10:18:00Z">
        <w:r w:rsidR="00C34295">
          <w:t xml:space="preserve"> </w:t>
        </w:r>
      </w:ins>
      <w:r w:rsidR="00CE6A06">
        <w:t xml:space="preserve">a profession where males </w:t>
      </w:r>
      <w:ins w:id="21" w:author="Eugene" w:date="2016-09-22T10:18:00Z">
        <w:r w:rsidR="00C34295">
          <w:t xml:space="preserve">have historically </w:t>
        </w:r>
      </w:ins>
      <w:r w:rsidR="00CE6A06">
        <w:t>dominate</w:t>
      </w:r>
      <w:ins w:id="22" w:author="Eugene" w:date="2016-09-22T10:18:00Z">
        <w:r w:rsidR="00C34295">
          <w:t>d</w:t>
        </w:r>
      </w:ins>
      <w:ins w:id="23" w:author="Eugene" w:date="2016-09-22T10:19:00Z">
        <w:r w:rsidR="00C34295">
          <w:t>,</w:t>
        </w:r>
      </w:ins>
      <w:r w:rsidR="00CE6A06">
        <w:t xml:space="preserve"> </w:t>
      </w:r>
      <w:del w:id="24" w:author="Eugene" w:date="2016-09-22T10:20:00Z">
        <w:r w:rsidDel="00C34295">
          <w:delText xml:space="preserve">and in a judicial system if </w:delText>
        </w:r>
      </w:del>
      <w:r>
        <w:t xml:space="preserve">there </w:t>
      </w:r>
      <w:ins w:id="25" w:author="Eugene" w:date="2016-09-22T10:20:00Z">
        <w:r w:rsidR="00C34295">
          <w:t xml:space="preserve">is </w:t>
        </w:r>
      </w:ins>
      <w:r>
        <w:t>an effect</w:t>
      </w:r>
      <w:r w:rsidR="00CE6A06">
        <w:t xml:space="preserve"> </w:t>
      </w:r>
      <w:r>
        <w:t xml:space="preserve">on the number </w:t>
      </w:r>
      <w:ins w:id="26" w:author="Eugene" w:date="2016-09-22T10:20:00Z">
        <w:r w:rsidR="00C34295">
          <w:t xml:space="preserve">and types </w:t>
        </w:r>
      </w:ins>
      <w:r>
        <w:t xml:space="preserve">of crimes being committed. </w:t>
      </w:r>
      <w:del w:id="27" w:author="Eugene" w:date="2016-09-22T10:20:00Z">
        <w:r w:rsidDel="00C34295">
          <w:delText xml:space="preserve">Will </w:delText>
        </w:r>
      </w:del>
      <w:ins w:id="28" w:author="Eugene" w:date="2016-09-22T10:20:00Z">
        <w:r w:rsidR="00C34295">
          <w:t xml:space="preserve">Does </w:t>
        </w:r>
      </w:ins>
      <w:r>
        <w:t xml:space="preserve">a more </w:t>
      </w:r>
      <w:ins w:id="29" w:author="Eugene" w:date="2016-09-22T10:21:00Z">
        <w:r w:rsidR="00C34295">
          <w:t>gender-</w:t>
        </w:r>
      </w:ins>
      <w:r>
        <w:t>balance</w:t>
      </w:r>
      <w:ins w:id="30" w:author="Eugene" w:date="2016-09-22T10:20:00Z">
        <w:r w:rsidR="00C34295">
          <w:t>d</w:t>
        </w:r>
      </w:ins>
      <w:r>
        <w:t xml:space="preserve"> </w:t>
      </w:r>
      <w:ins w:id="31" w:author="Eugene" w:date="2016-09-22T10:21:00Z">
        <w:r w:rsidR="00C34295">
          <w:t xml:space="preserve">law enforcement </w:t>
        </w:r>
      </w:ins>
      <w:r>
        <w:t>system</w:t>
      </w:r>
      <w:r w:rsidR="007D655A">
        <w:t xml:space="preserve"> </w:t>
      </w:r>
      <w:del w:id="32" w:author="Eugene" w:date="2016-09-22T10:21:00Z">
        <w:r w:rsidR="007D655A" w:rsidDel="00C34295">
          <w:delText>with police officers</w:delText>
        </w:r>
        <w:r w:rsidDel="00C34295">
          <w:delText xml:space="preserve"> </w:delText>
        </w:r>
      </w:del>
      <w:r>
        <w:t xml:space="preserve">lead to </w:t>
      </w:r>
      <w:ins w:id="33" w:author="Eugene" w:date="2016-09-22T10:21:00Z">
        <w:r w:rsidR="00C34295">
          <w:t xml:space="preserve">a </w:t>
        </w:r>
      </w:ins>
      <w:r>
        <w:t xml:space="preserve">more balanced </w:t>
      </w:r>
      <w:del w:id="34" w:author="Eugene" w:date="2016-09-22T10:22:00Z">
        <w:r w:rsidDel="00C34295">
          <w:delText xml:space="preserve">arrest </w:delText>
        </w:r>
      </w:del>
      <w:ins w:id="35" w:author="Eugene" w:date="2016-09-22T10:22:00Z">
        <w:r w:rsidR="00C34295">
          <w:t xml:space="preserve">crime rate </w:t>
        </w:r>
      </w:ins>
      <w:r>
        <w:t xml:space="preserve">or is it that </w:t>
      </w:r>
      <w:del w:id="36" w:author="Eugene" w:date="2016-09-22T10:22:00Z">
        <w:r w:rsidR="007D655A" w:rsidDel="00C34295">
          <w:delText>man</w:delText>
        </w:r>
        <w:r w:rsidDel="00C34295">
          <w:delText xml:space="preserve"> </w:delText>
        </w:r>
      </w:del>
      <w:ins w:id="37" w:author="Eugene" w:date="2016-09-22T10:22:00Z">
        <w:r w:rsidR="00C34295">
          <w:t xml:space="preserve">one gender is </w:t>
        </w:r>
      </w:ins>
      <w:del w:id="38" w:author="Eugene" w:date="2016-09-22T10:23:00Z">
        <w:r w:rsidDel="00C34295">
          <w:delText xml:space="preserve">jut commit </w:delText>
        </w:r>
      </w:del>
      <w:r>
        <w:t xml:space="preserve">more </w:t>
      </w:r>
      <w:ins w:id="39" w:author="Eugene" w:date="2016-09-22T10:23:00Z">
        <w:r w:rsidR="00C34295">
          <w:t xml:space="preserve">inclined toward </w:t>
        </w:r>
      </w:ins>
      <w:del w:id="40" w:author="Eugene" w:date="2016-09-22T10:23:00Z">
        <w:r w:rsidDel="00463367">
          <w:delText>crimes then females</w:delText>
        </w:r>
        <w:r w:rsidR="007D655A" w:rsidDel="00463367">
          <w:delText xml:space="preserve"> (such as crimes that are not dominated by women like prostitution)</w:delText>
        </w:r>
      </w:del>
      <w:ins w:id="41" w:author="Eugene" w:date="2016-09-22T10:23:00Z">
        <w:r w:rsidR="00463367">
          <w:t>criminal behavior than the other</w:t>
        </w:r>
      </w:ins>
      <w:r>
        <w:t xml:space="preserve">? </w:t>
      </w:r>
    </w:p>
    <w:sectPr w:rsidR="00FE5949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5949"/>
    <w:rsid w:val="000D1A8B"/>
    <w:rsid w:val="00437345"/>
    <w:rsid w:val="00463367"/>
    <w:rsid w:val="00716610"/>
    <w:rsid w:val="00752B05"/>
    <w:rsid w:val="007D655A"/>
    <w:rsid w:val="00AD6A6A"/>
    <w:rsid w:val="00B04209"/>
    <w:rsid w:val="00BE76EC"/>
    <w:rsid w:val="00C34295"/>
    <w:rsid w:val="00CE6A06"/>
    <w:rsid w:val="00E31F6F"/>
    <w:rsid w:val="00FE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EF89C1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1F6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1F6F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1F6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1F6F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907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Muhlenberg College</Company>
  <LinksUpToDate>false</LinksUpToDate>
  <CharactersWithSpaces>1064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Niecestro</dc:creator>
  <cp:lastModifiedBy>Aaron Niecestro</cp:lastModifiedBy>
  <cp:revision>2</cp:revision>
  <dcterms:created xsi:type="dcterms:W3CDTF">2016-10-06T21:20:00Z</dcterms:created>
  <dcterms:modified xsi:type="dcterms:W3CDTF">2016-10-06T21:20:00Z</dcterms:modified>
</cp:coreProperties>
</file>